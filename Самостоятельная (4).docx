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74BB" w14:textId="13B58196" w:rsidR="003F1D9C" w:rsidRDefault="009C5B08" w:rsidP="009C5B08">
      <w:pPr>
        <w:pStyle w:val="a3"/>
        <w:rPr>
          <w:ins w:id="0" w:author="Vlado" w:date="2026-09-29T09:59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r>
        <w:br/>
        <w:t>· а) ГОСТ Р</w:t>
      </w:r>
      <w:r>
        <w:br/>
        <w:t xml:space="preserve">· </w:t>
      </w:r>
      <w:r w:rsidRPr="00014CD9">
        <w:rPr>
          <w:color w:val="FF0000"/>
          <w:rPrChange w:id="1" w:author="Vlado" w:date="2026-09-29T09:47:00Z">
            <w:rPr/>
          </w:rPrChange>
        </w:rPr>
        <w:t>б) Технический регламент</w:t>
      </w:r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  <w:t xml:space="preserve">· </w:t>
      </w:r>
      <w:r w:rsidRPr="00014CD9">
        <w:rPr>
          <w:color w:val="FF0000"/>
          <w:rPrChange w:id="2" w:author="Vlado" w:date="2026-09-29T09:47:00Z">
            <w:rPr/>
          </w:rPrChange>
        </w:rPr>
        <w:t>а) Общероссийский классификатор стандартов</w:t>
      </w:r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r>
        <w:br/>
      </w:r>
      <w:r w:rsidRPr="00014CD9">
        <w:rPr>
          <w:color w:val="FF0000"/>
          <w:rPrChange w:id="3" w:author="Vlado" w:date="2026-09-29T09:47:00Z">
            <w:rPr/>
          </w:rPrChange>
        </w:rPr>
        <w:t>· б) стадии создания автоматизированных систем</w:t>
      </w:r>
      <w:r>
        <w:br/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</w:r>
      <w:r w:rsidRPr="00014CD9">
        <w:rPr>
          <w:color w:val="FF0000"/>
          <w:rPrChange w:id="4" w:author="Vlado" w:date="2026-09-29T09:48:00Z">
            <w:rPr/>
          </w:rPrChange>
        </w:rPr>
        <w:t>· б) ГОСТ 19.102-77</w:t>
      </w:r>
      <w:r>
        <w:br/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>· а) партии товара</w:t>
      </w:r>
      <w:r>
        <w:br/>
      </w:r>
      <w:r w:rsidRPr="00014CD9">
        <w:rPr>
          <w:color w:val="FF0000"/>
          <w:rPrChange w:id="5" w:author="Vlado" w:date="2026-09-29T09:48:00Z">
            <w:rPr/>
          </w:rPrChange>
        </w:rPr>
        <w:t>· б) серийного выпуска</w:t>
      </w:r>
      <w:r w:rsidRPr="00014CD9">
        <w:rPr>
          <w:color w:val="FF0000"/>
          <w:rPrChange w:id="6" w:author="Vlado" w:date="2026-09-29T09:48:00Z">
            <w:rPr/>
          </w:rPrChange>
        </w:rPr>
        <w:br/>
      </w:r>
      <w:r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</w:r>
      <w:r w:rsidRPr="00014CD9">
        <w:rPr>
          <w:color w:val="FF0000"/>
          <w:rPrChange w:id="7" w:author="Vlado" w:date="2026-09-29T09:48:00Z">
            <w:rPr/>
          </w:rPrChange>
        </w:rPr>
        <w:t>· б) техническим регламентам ЕАЭС</w:t>
      </w:r>
      <w:r w:rsidRPr="00014CD9">
        <w:br/>
      </w:r>
      <w:r>
        <w:t>· в) международным стандартам ISO</w:t>
      </w:r>
      <w:r>
        <w:br/>
        <w:t>· г) требованиям Росаккредитации</w:t>
      </w:r>
      <w:r>
        <w:br/>
      </w:r>
      <w:r>
        <w:br/>
        <w:t>А7. Что такое аккредитация?</w:t>
      </w:r>
      <w:r>
        <w:br/>
      </w:r>
      <w:r>
        <w:br/>
        <w:t>· а) выдача сертификата</w:t>
      </w:r>
      <w:r>
        <w:br/>
      </w:r>
      <w:r w:rsidRPr="00014CD9">
        <w:rPr>
          <w:color w:val="FF0000"/>
          <w:rPrChange w:id="8" w:author="Vlado" w:date="2026-09-29T09:49:00Z">
            <w:rPr/>
          </w:rPrChange>
        </w:rPr>
        <w:t>· б) официальное признание компетентности органа</w:t>
      </w:r>
      <w:r w:rsidRPr="00014CD9">
        <w:rPr>
          <w:color w:val="FF0000"/>
          <w:rPrChange w:id="9" w:author="Vlado" w:date="2026-09-29T09:49:00Z">
            <w:rPr/>
          </w:rPrChange>
        </w:rPr>
        <w:br/>
      </w:r>
      <w:r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</w:r>
      <w:r w:rsidRPr="00014CD9">
        <w:rPr>
          <w:color w:val="FF0000"/>
          <w:rPrChange w:id="10" w:author="Vlado" w:date="2026-09-29T09:49:00Z">
            <w:rPr/>
          </w:rPrChange>
        </w:rPr>
        <w:t>· б) Техническое задание</w:t>
      </w:r>
      <w:r w:rsidRPr="00014CD9">
        <w:rPr>
          <w:color w:val="FF0000"/>
          <w:rPrChange w:id="11" w:author="Vlado" w:date="2026-09-29T09:49:00Z">
            <w:rPr/>
          </w:rPrChange>
        </w:rPr>
        <w:br/>
      </w:r>
      <w:r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</w:r>
      <w:r w:rsidRPr="00014CD9">
        <w:rPr>
          <w:color w:val="FF0000"/>
          <w:rPrChange w:id="12" w:author="Vlado" w:date="2026-09-29T09:49:00Z">
            <w:rPr/>
          </w:rPrChange>
        </w:rPr>
        <w:t>· б) год утверждения</w:t>
      </w:r>
      <w:r w:rsidRPr="00014CD9">
        <w:rPr>
          <w:color w:val="FF0000"/>
          <w:rPrChange w:id="13" w:author="Vlado" w:date="2026-09-29T09:49:00Z">
            <w:rPr/>
          </w:rPrChange>
        </w:rPr>
        <w:br/>
      </w:r>
      <w:r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</w:r>
      <w:r w:rsidRPr="00014CD9">
        <w:rPr>
          <w:color w:val="FF0000"/>
          <w:rPrChange w:id="14" w:author="Vlado" w:date="2026-09-29T09:49:00Z">
            <w:rPr/>
          </w:rPrChange>
        </w:rPr>
        <w:t>· б) упорядоченная совокупность числовых значений параметров</w:t>
      </w:r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15" w:author="Vlado" w:date="2026-09-29T09:49:00Z">
        <w:r w:rsidR="00014CD9">
          <w:t xml:space="preserve"> </w:t>
        </w:r>
      </w:ins>
      <w:ins w:id="16" w:author="Vlado" w:date="2026-09-29T09:50:00Z">
        <w:r w:rsidR="00014CD9">
          <w:t>официальный документ, подтверждающий соответствие продукции требования</w:t>
        </w:r>
      </w:ins>
      <w:ins w:id="17" w:author="Vlado" w:date="2026-09-29T09:51:00Z">
        <w:r w:rsidR="00014CD9">
          <w:t>м технических регламентов</w:t>
        </w:r>
      </w:ins>
      <w:r>
        <w:br/>
        <w:t>2. Сертификат соответствия —</w:t>
      </w:r>
      <w:ins w:id="18" w:author="Vlado" w:date="2026-09-29T09:51:00Z">
        <w:r w:rsidR="00014CD9">
          <w:t xml:space="preserve"> документ, удостоверяющий соответствие объекта требованиям технических регламентов</w:t>
        </w:r>
      </w:ins>
      <w:ins w:id="19" w:author="Vlado" w:date="2026-09-29T09:52:00Z">
        <w:r w:rsidR="00014CD9">
          <w:t xml:space="preserve"> или условиям договоров</w:t>
        </w:r>
      </w:ins>
      <w:r>
        <w:br/>
        <w:t>3. Заявитель —</w:t>
      </w:r>
      <w:ins w:id="20" w:author="Vlado" w:date="2026-09-29T09:52:00Z">
        <w:r w:rsidR="00014CD9">
          <w:t xml:space="preserve"> юридическое лицо или индивидуальный предприниматель</w:t>
        </w:r>
      </w:ins>
      <w:ins w:id="21" w:author="Vlado" w:date="2026-09-29T09:53:00Z">
        <w:r w:rsidR="00014CD9">
          <w:t>, зарегистрированные на территории государства-члена ЕАЭС, являющиеся изготовителем</w:t>
        </w:r>
      </w:ins>
      <w:r>
        <w:br/>
        <w:t>4. Схема подтверждения соответствия —</w:t>
      </w:r>
      <w:ins w:id="22" w:author="Vlado" w:date="2026-09-29T09:53:00Z">
        <w:r w:rsidR="00014CD9">
          <w:t>перечень дей</w:t>
        </w:r>
      </w:ins>
      <w:ins w:id="23" w:author="Vlado" w:date="2026-09-29T09:54:00Z">
        <w:r w:rsidR="00014CD9">
          <w:t>ствий участников подтверждения соответствия, результаты которых рассматриваются в качестве д</w:t>
        </w:r>
      </w:ins>
      <w:ins w:id="24" w:author="Vlado" w:date="2026-09-29T09:55:00Z">
        <w:r w:rsidR="00014CD9">
          <w:t>оказательств</w:t>
        </w:r>
      </w:ins>
      <w:r>
        <w:br/>
        <w:t>5. Аккредитация —</w:t>
      </w:r>
      <w:ins w:id="25" w:author="Vlado" w:date="2026-09-29T09:55:00Z">
        <w:r w:rsidR="00014CD9">
          <w:t>подтверждение соответствия третьей стороной</w:t>
        </w:r>
      </w:ins>
      <w:r>
        <w:br/>
        <w:t>6. Унификация —</w:t>
      </w:r>
      <w:ins w:id="26" w:author="Vlado" w:date="2026-09-29T09:55:00Z">
        <w:r w:rsidR="00014CD9">
          <w:t>приведение решений, разм</w:t>
        </w:r>
      </w:ins>
      <w:ins w:id="27" w:author="Vlado" w:date="2026-09-29T09:56:00Z">
        <w:r w:rsidR="00014CD9">
          <w:t>еров деталей к минимальному технически обоснованному числу типов обеспечивающее взаимозаменяемость</w:t>
        </w:r>
      </w:ins>
      <w:r>
        <w:br/>
        <w:t>7. Технические условия (ТУ) —</w:t>
      </w:r>
      <w:ins w:id="28" w:author="Vlado" w:date="2026-09-29T09:56:00Z">
        <w:r w:rsidR="00014CD9">
          <w:t>нормативно-те</w:t>
        </w:r>
      </w:ins>
      <w:ins w:id="29" w:author="Vlado" w:date="2026-09-29T09:57:00Z">
        <w:r w:rsidR="00014CD9">
          <w:t xml:space="preserve">хнический документ, устанавливающий требования к </w:t>
        </w:r>
        <w:r w:rsidR="003F1D9C">
          <w:t>конкретной продукции, процессу или услуге</w:t>
        </w:r>
      </w:ins>
      <w:r>
        <w:br/>
        <w:t>8. ЕСПД —</w:t>
      </w:r>
      <w:ins w:id="30" w:author="Vlado" w:date="2026-09-29T09:57:00Z">
        <w:r w:rsidR="003F1D9C">
          <w:t>Единая система программной документации, комплекс государстве</w:t>
        </w:r>
      </w:ins>
      <w:ins w:id="31" w:author="Vlado" w:date="2026-09-29T09:58:00Z">
        <w:r w:rsidR="003F1D9C">
          <w:t>нных стандартов, устанавливающих взаимоувязанные правила разработки</w:t>
        </w:r>
      </w:ins>
      <w:r>
        <w:br/>
      </w:r>
      <w:r>
        <w:br/>
      </w:r>
      <w:r>
        <w:br/>
        <w:t>---</w:t>
      </w:r>
      <w:r>
        <w:br/>
      </w:r>
      <w:r>
        <w:br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  <w:t xml:space="preserve">ГОСТ Р 54872-2011 «ИКТ. Термины» </w:t>
      </w:r>
      <w:r>
        <w:br/>
        <w:t xml:space="preserve">ГОСТ 19.102-77 </w:t>
      </w:r>
      <w:r>
        <w:br/>
        <w:t xml:space="preserve">ГОСТ 34.601-90 </w:t>
      </w:r>
      <w:r>
        <w:br/>
        <w:t>ГОСТ 2.104-2006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F1D9C" w14:paraId="386AEE50" w14:textId="77777777" w:rsidTr="003F1D9C">
        <w:trPr>
          <w:ins w:id="32" w:author="Vlado" w:date="2026-09-29T09:59:00Z"/>
        </w:trPr>
        <w:tc>
          <w:tcPr>
            <w:tcW w:w="4672" w:type="dxa"/>
          </w:tcPr>
          <w:p w14:paraId="078DB019" w14:textId="07888934" w:rsidR="003F1D9C" w:rsidRDefault="003F1D9C" w:rsidP="009C5B08">
            <w:pPr>
              <w:pStyle w:val="a3"/>
              <w:rPr>
                <w:ins w:id="33" w:author="Vlado" w:date="2026-09-29T09:59:00Z"/>
              </w:rPr>
            </w:pPr>
            <w:ins w:id="34" w:author="Vlado" w:date="2026-09-29T09:59:00Z">
              <w:r>
                <w:t>Стандарт</w:t>
              </w:r>
            </w:ins>
          </w:p>
        </w:tc>
        <w:tc>
          <w:tcPr>
            <w:tcW w:w="4673" w:type="dxa"/>
          </w:tcPr>
          <w:p w14:paraId="61A95691" w14:textId="4FA08AA0" w:rsidR="003F1D9C" w:rsidRDefault="003F1D9C" w:rsidP="009C5B08">
            <w:pPr>
              <w:pStyle w:val="a3"/>
              <w:rPr>
                <w:ins w:id="35" w:author="Vlado" w:date="2026-09-29T09:59:00Z"/>
              </w:rPr>
            </w:pPr>
            <w:ins w:id="36" w:author="Vlado" w:date="2026-09-29T09:59:00Z">
              <w:r>
                <w:t>Вид стандартов</w:t>
              </w:r>
            </w:ins>
          </w:p>
        </w:tc>
      </w:tr>
      <w:tr w:rsidR="003F1D9C" w14:paraId="5F1EB367" w14:textId="77777777" w:rsidTr="003F1D9C">
        <w:trPr>
          <w:ins w:id="37" w:author="Vlado" w:date="2026-09-29T09:59:00Z"/>
        </w:trPr>
        <w:tc>
          <w:tcPr>
            <w:tcW w:w="4672" w:type="dxa"/>
          </w:tcPr>
          <w:p w14:paraId="794553A4" w14:textId="506D5CA9" w:rsidR="003F1D9C" w:rsidRDefault="003F1D9C" w:rsidP="009C5B08">
            <w:pPr>
              <w:pStyle w:val="a3"/>
              <w:rPr>
                <w:ins w:id="38" w:author="Vlado" w:date="2026-09-29T09:59:00Z"/>
              </w:rPr>
            </w:pPr>
            <w:ins w:id="39" w:author="Vlado" w:date="2026-09-29T10:00:00Z">
              <w:r>
                <w:t>ГОСТ Р 54872-2011 «ИКТ.Термины»</w:t>
              </w:r>
            </w:ins>
          </w:p>
        </w:tc>
        <w:tc>
          <w:tcPr>
            <w:tcW w:w="4673" w:type="dxa"/>
          </w:tcPr>
          <w:p w14:paraId="73A6BFF3" w14:textId="4CB57C64" w:rsidR="003F1D9C" w:rsidRDefault="003F1D9C" w:rsidP="009C5B08">
            <w:pPr>
              <w:pStyle w:val="a3"/>
              <w:rPr>
                <w:ins w:id="40" w:author="Vlado" w:date="2026-09-29T09:59:00Z"/>
              </w:rPr>
            </w:pPr>
            <w:ins w:id="41" w:author="Vlado" w:date="2026-09-29T10:00:00Z">
              <w:r>
                <w:t>Основополагающий</w:t>
              </w:r>
            </w:ins>
          </w:p>
        </w:tc>
      </w:tr>
      <w:tr w:rsidR="003F1D9C" w14:paraId="5539BA54" w14:textId="77777777" w:rsidTr="003F1D9C">
        <w:trPr>
          <w:ins w:id="42" w:author="Vlado" w:date="2026-09-29T09:59:00Z"/>
        </w:trPr>
        <w:tc>
          <w:tcPr>
            <w:tcW w:w="4672" w:type="dxa"/>
          </w:tcPr>
          <w:p w14:paraId="37D56670" w14:textId="2585722C" w:rsidR="003F1D9C" w:rsidRDefault="003F1D9C" w:rsidP="009C5B08">
            <w:pPr>
              <w:pStyle w:val="a3"/>
              <w:rPr>
                <w:ins w:id="43" w:author="Vlado" w:date="2026-09-29T09:59:00Z"/>
              </w:rPr>
            </w:pPr>
            <w:ins w:id="44" w:author="Vlado" w:date="2026-09-29T10:00:00Z">
              <w:r>
                <w:t>ГОСТ 19.102-77</w:t>
              </w:r>
            </w:ins>
          </w:p>
        </w:tc>
        <w:tc>
          <w:tcPr>
            <w:tcW w:w="4673" w:type="dxa"/>
          </w:tcPr>
          <w:p w14:paraId="10C79F5F" w14:textId="5E246B75" w:rsidR="003F1D9C" w:rsidRDefault="003F1D9C" w:rsidP="009C5B08">
            <w:pPr>
              <w:pStyle w:val="a3"/>
              <w:rPr>
                <w:ins w:id="45" w:author="Vlado" w:date="2026-09-29T09:59:00Z"/>
              </w:rPr>
            </w:pPr>
            <w:ins w:id="46" w:author="Vlado" w:date="2026-09-29T10:00:00Z">
              <w:r>
                <w:t>На процессы</w:t>
              </w:r>
            </w:ins>
          </w:p>
        </w:tc>
      </w:tr>
      <w:tr w:rsidR="003F1D9C" w14:paraId="39E1166A" w14:textId="77777777" w:rsidTr="003F1D9C">
        <w:trPr>
          <w:ins w:id="47" w:author="Vlado" w:date="2026-09-29T09:59:00Z"/>
        </w:trPr>
        <w:tc>
          <w:tcPr>
            <w:tcW w:w="4672" w:type="dxa"/>
          </w:tcPr>
          <w:p w14:paraId="22AE18E9" w14:textId="19962431" w:rsidR="003F1D9C" w:rsidRDefault="003F1D9C" w:rsidP="009C5B08">
            <w:pPr>
              <w:pStyle w:val="a3"/>
              <w:rPr>
                <w:ins w:id="48" w:author="Vlado" w:date="2026-09-29T09:59:00Z"/>
              </w:rPr>
            </w:pPr>
            <w:ins w:id="49" w:author="Vlado" w:date="2026-09-29T10:00:00Z">
              <w:r>
                <w:t>ГОСТ 34.</w:t>
              </w:r>
            </w:ins>
            <w:ins w:id="50" w:author="Vlado" w:date="2026-09-29T10:01:00Z">
              <w:r>
                <w:t>601-90</w:t>
              </w:r>
            </w:ins>
          </w:p>
        </w:tc>
        <w:tc>
          <w:tcPr>
            <w:tcW w:w="4673" w:type="dxa"/>
          </w:tcPr>
          <w:p w14:paraId="0BFE67CF" w14:textId="1E53C716" w:rsidR="003F1D9C" w:rsidRDefault="003F1D9C" w:rsidP="009C5B08">
            <w:pPr>
              <w:pStyle w:val="a3"/>
              <w:rPr>
                <w:ins w:id="51" w:author="Vlado" w:date="2026-09-29T09:59:00Z"/>
              </w:rPr>
            </w:pPr>
            <w:ins w:id="52" w:author="Vlado" w:date="2026-09-29T10:01:00Z">
              <w:r>
                <w:t>На процессы</w:t>
              </w:r>
            </w:ins>
          </w:p>
        </w:tc>
      </w:tr>
      <w:tr w:rsidR="003F1D9C" w14:paraId="1745A218" w14:textId="77777777" w:rsidTr="003F1D9C">
        <w:trPr>
          <w:ins w:id="53" w:author="Vlado" w:date="2026-09-29T09:59:00Z"/>
        </w:trPr>
        <w:tc>
          <w:tcPr>
            <w:tcW w:w="4672" w:type="dxa"/>
          </w:tcPr>
          <w:p w14:paraId="0B25AC6A" w14:textId="7D3BAD65" w:rsidR="003F1D9C" w:rsidRDefault="003F1D9C" w:rsidP="009C5B08">
            <w:pPr>
              <w:pStyle w:val="a3"/>
              <w:rPr>
                <w:ins w:id="54" w:author="Vlado" w:date="2026-09-29T09:59:00Z"/>
              </w:rPr>
            </w:pPr>
            <w:ins w:id="55" w:author="Vlado" w:date="2026-09-29T10:01:00Z">
              <w:r>
                <w:t>ГОСТ 2.104-2006</w:t>
              </w:r>
            </w:ins>
          </w:p>
        </w:tc>
        <w:tc>
          <w:tcPr>
            <w:tcW w:w="4673" w:type="dxa"/>
          </w:tcPr>
          <w:p w14:paraId="3F54120F" w14:textId="08A8E9A9" w:rsidR="003F1D9C" w:rsidRDefault="003F1D9C" w:rsidP="009C5B08">
            <w:pPr>
              <w:pStyle w:val="a3"/>
              <w:rPr>
                <w:ins w:id="56" w:author="Vlado" w:date="2026-09-29T09:59:00Z"/>
              </w:rPr>
            </w:pPr>
            <w:ins w:id="57" w:author="Vlado" w:date="2026-09-29T10:01:00Z">
              <w:r>
                <w:t>Основополагающий</w:t>
              </w:r>
            </w:ins>
          </w:p>
        </w:tc>
      </w:tr>
    </w:tbl>
    <w:p w14:paraId="4F8659C0" w14:textId="77777777" w:rsidR="003F1D9C" w:rsidRDefault="009C5B08" w:rsidP="009C5B08">
      <w:pPr>
        <w:pStyle w:val="a3"/>
        <w:rPr>
          <w:ins w:id="58" w:author="Vlado" w:date="2026-09-29T10:05:00Z"/>
        </w:rPr>
      </w:pPr>
      <w:del w:id="59" w:author="Vlado" w:date="2026-09-29T09:59:00Z">
        <w:r w:rsidDel="003F1D9C">
          <w:delText xml:space="preserve"> </w:delText>
        </w:r>
      </w:del>
      <w:r>
        <w:br/>
      </w:r>
      <w:r>
        <w:br/>
        <w:t>Вопрос: почему ГОСТ Р 54872-2011 имеет код ОКС 35.020? Что означает этот код?</w:t>
      </w:r>
      <w:r>
        <w:br/>
      </w:r>
      <w:ins w:id="60" w:author="Vlado" w:date="2026-09-29T10:02:00Z">
        <w:r w:rsidR="003F1D9C">
          <w:t xml:space="preserve">Код ОКС 35.020 означает «Информационные технологии. Общие положения». Код 35 – это </w:t>
        </w:r>
      </w:ins>
      <w:ins w:id="61" w:author="Vlado" w:date="2026-09-29T10:03:00Z">
        <w:r w:rsidR="003F1D9C">
          <w:t>раздел «Информационные технологии», 020 – подраздел, относящийся к общим разделам. ГОСТ Р 54872-201</w:t>
        </w:r>
      </w:ins>
      <w:ins w:id="62" w:author="Vlado" w:date="2026-09-29T10:04:00Z">
        <w:r w:rsidR="003F1D9C">
          <w:t>1 имеет этот код потому что он относится к этой группе, так как устанавливает термины в области информационно-коммуникационных технологий.</w:t>
        </w:r>
      </w:ins>
      <w:r>
        <w:br/>
        <w:t>---</w:t>
      </w:r>
      <w:r>
        <w:br/>
      </w:r>
      <w:r>
        <w:br/>
        <w:t>Задание В2 . Схемы декларирования</w:t>
      </w:r>
      <w:r>
        <w:br/>
      </w:r>
      <w:r>
        <w:br/>
        <w:t>Вы — импортёр. Вам привезли партию из 100 USB-хабов из Китая для разовой продажи.</w:t>
      </w:r>
      <w:r>
        <w:br/>
      </w:r>
      <w:r>
        <w:br/>
        <w:t>а) Какую схему декларирования вы выберете: 3д или 4д? Обоснуйте.</w:t>
      </w:r>
      <w:r>
        <w:br/>
        <w:t>б) Напишите пошаговый алгоритм действий (не менее 4 шагов): от прибытия товара до получения зарегистрированной декларации.</w:t>
      </w:r>
      <w:r>
        <w:br/>
        <w:t>в) Что произойдёт, если вы выберете неверную схему?</w:t>
      </w:r>
    </w:p>
    <w:p w14:paraId="1AFAEC28" w14:textId="428A8CAD" w:rsidR="0052414D" w:rsidRDefault="003F1D9C" w:rsidP="009C5B08">
      <w:pPr>
        <w:pStyle w:val="a3"/>
        <w:rPr>
          <w:ins w:id="63" w:author="Vlado" w:date="2026-09-29T10:08:00Z"/>
        </w:rPr>
      </w:pPr>
      <w:ins w:id="64" w:author="Vlado" w:date="2026-09-29T10:05:00Z">
        <w:r>
          <w:t>А) выберу схему 4д</w:t>
        </w:r>
        <w:r>
          <w:br/>
          <w:t>Схема 3д применяется при серийном выпуске продукции</w:t>
        </w:r>
      </w:ins>
      <w:ins w:id="65" w:author="Vlado" w:date="2026-09-29T10:06:00Z">
        <w:r>
          <w:t>. В этом случае речь про единоврем</w:t>
        </w:r>
      </w:ins>
      <w:ins w:id="66" w:author="Vlado" w:date="2026-09-29T10:07:00Z">
        <w:r>
          <w:t xml:space="preserve">енную </w:t>
        </w:r>
      </w:ins>
      <w:ins w:id="67" w:author="Vlado" w:date="2026-09-29T10:06:00Z">
        <w:r>
          <w:t>продаж</w:t>
        </w:r>
      </w:ins>
      <w:ins w:id="68" w:author="Vlado" w:date="2026-09-29T10:07:00Z">
        <w:r>
          <w:t>у</w:t>
        </w:r>
        <w:r w:rsidR="0052414D">
          <w:t>. Схема 4д именно для партии продукции, при этом испытания проводятся в лаборатории</w:t>
        </w:r>
      </w:ins>
    </w:p>
    <w:p w14:paraId="4F73EC79" w14:textId="77777777" w:rsidR="0052414D" w:rsidRDefault="0052414D" w:rsidP="009C5B08">
      <w:pPr>
        <w:pStyle w:val="a3"/>
        <w:rPr>
          <w:ins w:id="69" w:author="Vlado" w:date="2026-09-29T10:09:00Z"/>
        </w:rPr>
      </w:pPr>
      <w:ins w:id="70" w:author="Vlado" w:date="2026-09-29T10:08:00Z">
        <w:r>
          <w:t>Б) Алгоритм действий:</w:t>
        </w:r>
        <w:r>
          <w:br/>
          <w:t>1) Получение товара и контракта от поставщика, техническое опис</w:t>
        </w:r>
      </w:ins>
      <w:ins w:id="71" w:author="Vlado" w:date="2026-09-29T10:09:00Z">
        <w:r>
          <w:t>ание товара</w:t>
        </w:r>
      </w:ins>
    </w:p>
    <w:p w14:paraId="266EF6FD" w14:textId="77777777" w:rsidR="0052414D" w:rsidRDefault="0052414D" w:rsidP="009C5B08">
      <w:pPr>
        <w:pStyle w:val="a3"/>
        <w:rPr>
          <w:ins w:id="72" w:author="Vlado" w:date="2026-09-29T10:10:00Z"/>
        </w:rPr>
      </w:pPr>
      <w:ins w:id="73" w:author="Vlado" w:date="2026-09-29T10:09:00Z">
        <w:r>
          <w:t xml:space="preserve">2)Отбор образцов. Направить образцы </w:t>
        </w:r>
        <w:r>
          <w:rPr>
            <w:lang w:val="en-US"/>
          </w:rPr>
          <w:t>USB</w:t>
        </w:r>
        <w:r w:rsidRPr="0052414D">
          <w:rPr>
            <w:rPrChange w:id="74" w:author="Vlado" w:date="2026-09-29T10:09:00Z">
              <w:rPr>
                <w:lang w:val="en-US"/>
              </w:rPr>
            </w:rPrChange>
          </w:rPr>
          <w:t xml:space="preserve"> </w:t>
        </w:r>
        <w:r>
          <w:t>в аккредитованную испытате</w:t>
        </w:r>
      </w:ins>
      <w:ins w:id="75" w:author="Vlado" w:date="2026-09-29T10:10:00Z">
        <w:r>
          <w:t>льную лабораторию</w:t>
        </w:r>
      </w:ins>
    </w:p>
    <w:p w14:paraId="4BF1416C" w14:textId="77777777" w:rsidR="0052414D" w:rsidRDefault="0052414D" w:rsidP="009C5B08">
      <w:pPr>
        <w:pStyle w:val="a3"/>
        <w:rPr>
          <w:ins w:id="76" w:author="Vlado" w:date="2026-09-29T10:11:00Z"/>
          <w:lang w:val="en-US"/>
        </w:rPr>
      </w:pPr>
      <w:ins w:id="77" w:author="Vlado" w:date="2026-09-29T10:10:00Z">
        <w:r>
          <w:t xml:space="preserve">3)Получение протокола испытаний, подтверждающий соответствие </w:t>
        </w:r>
        <w:r>
          <w:rPr>
            <w:lang w:val="en-US"/>
          </w:rPr>
          <w:t>TP</w:t>
        </w:r>
        <w:r w:rsidRPr="0052414D">
          <w:rPr>
            <w:rPrChange w:id="78" w:author="Vlado" w:date="2026-09-29T10:1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CP</w:t>
        </w:r>
      </w:ins>
    </w:p>
    <w:p w14:paraId="21115B44" w14:textId="77777777" w:rsidR="0052414D" w:rsidRDefault="0052414D" w:rsidP="009C5B08">
      <w:pPr>
        <w:pStyle w:val="a3"/>
        <w:rPr>
          <w:ins w:id="79" w:author="Vlado" w:date="2026-09-29T10:12:00Z"/>
        </w:rPr>
      </w:pPr>
      <w:ins w:id="80" w:author="Vlado" w:date="2026-09-29T10:11:00Z">
        <w:r w:rsidRPr="0052414D">
          <w:rPr>
            <w:rPrChange w:id="81" w:author="Vlado" w:date="2026-09-29T10:11:00Z">
              <w:rPr>
                <w:lang w:val="en-US"/>
              </w:rPr>
            </w:rPrChange>
          </w:rPr>
          <w:t>4)</w:t>
        </w:r>
        <w:r>
          <w:t>Оформление и регистрация декларации – заполнение декларации по схеме 4д, подписать электронной подписью и зарегистр</w:t>
        </w:r>
      </w:ins>
      <w:ins w:id="82" w:author="Vlado" w:date="2026-09-29T10:12:00Z">
        <w:r>
          <w:t>ировать в реестре ФСА</w:t>
        </w:r>
      </w:ins>
    </w:p>
    <w:p w14:paraId="59482D7F" w14:textId="77777777" w:rsidR="0052414D" w:rsidRDefault="0052414D" w:rsidP="009C5B08">
      <w:pPr>
        <w:pStyle w:val="a3"/>
        <w:rPr>
          <w:ins w:id="83" w:author="Vlado" w:date="2026-09-29T10:13:00Z"/>
        </w:rPr>
      </w:pPr>
      <w:ins w:id="84" w:author="Vlado" w:date="2026-09-29T10:12:00Z">
        <w:r>
          <w:t>В) Декларация оформленная по неверной схеме, например 3д, может быть признана недействительной. Это повлече</w:t>
        </w:r>
      </w:ins>
      <w:ins w:id="85" w:author="Vlado" w:date="2026-09-29T10:13:00Z">
        <w:r>
          <w:t>т административную ответственность</w:t>
        </w:r>
      </w:ins>
      <w:del w:id="86" w:author="Vlado" w:date="2026-09-29T10:10:00Z">
        <w:r w:rsidR="009C5B08" w:rsidDel="0052414D">
          <w:br/>
        </w:r>
      </w:del>
      <w:r w:rsidR="009C5B08">
        <w:br/>
        <w:t>---</w:t>
      </w:r>
      <w:r w:rsidR="009C5B08">
        <w:br/>
      </w:r>
      <w:r w:rsidR="009C5B08">
        <w:br/>
        <w:t>Задание В3 . Маркировка и штрихкод</w:t>
      </w:r>
      <w:r w:rsidR="009C5B08">
        <w:br/>
      </w:r>
      <w:r w:rsidR="009C5B08">
        <w:br/>
        <w:t>Дана упаковка с маркировкой: EAC | 4601234567890</w:t>
      </w:r>
      <w:r w:rsidR="009C5B08">
        <w:br/>
      </w:r>
      <w:r w:rsidR="009C5B08">
        <w:br/>
        <w:t>а) Что означает знак EAC? В рамках какого регламента он наносится на электронику?</w:t>
      </w:r>
      <w:r w:rsidR="009C5B08">
        <w:br/>
        <w:t>б) Расшифруйте штрихкод EAN-13: определите страну-производителя по первым цифрам (460–469).</w:t>
      </w:r>
      <w:r w:rsidR="009C5B08">
        <w:br/>
        <w:t>в)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338DC047" w14:textId="2481D6AF" w:rsidR="0052414D" w:rsidRDefault="0052414D" w:rsidP="009C5B08">
      <w:pPr>
        <w:pStyle w:val="a3"/>
        <w:rPr>
          <w:ins w:id="87" w:author="Vlado" w:date="2026-09-29T10:16:00Z"/>
        </w:rPr>
      </w:pPr>
      <w:ins w:id="88" w:author="Vlado" w:date="2026-09-29T10:13:00Z">
        <w:r>
          <w:t xml:space="preserve">А) </w:t>
        </w:r>
      </w:ins>
      <w:ins w:id="89" w:author="Vlado" w:date="2026-09-29T10:14:00Z">
        <w:r>
          <w:t>Знак ЕАС(Евразийское соответствие) подтверждает, что продукция прошла все процедуры оценки соответс</w:t>
        </w:r>
      </w:ins>
      <w:ins w:id="90" w:author="Vlado" w:date="2026-09-29T10:15:00Z">
        <w:r>
          <w:t>твия требованиям регламентов ЕАЭС(таможний союз). Для электроники он наносит</w:t>
        </w:r>
      </w:ins>
      <w:ins w:id="91" w:author="Vlado" w:date="2026-09-29T10:16:00Z">
        <w:r>
          <w:t>ся в рамках техн</w:t>
        </w:r>
      </w:ins>
      <w:ins w:id="92" w:author="Vlado" w:date="2026-09-29T10:17:00Z">
        <w:r w:rsidR="001139E0">
          <w:t>.р</w:t>
        </w:r>
      </w:ins>
      <w:ins w:id="93" w:author="Vlado" w:date="2026-09-29T10:16:00Z">
        <w:r>
          <w:t>егламентов:</w:t>
        </w:r>
        <w:r>
          <w:br/>
          <w:t>ТР ТС 020/2011</w:t>
        </w:r>
      </w:ins>
      <w:r w:rsidR="009C5B08">
        <w:br/>
      </w:r>
      <w:ins w:id="94" w:author="Vlado" w:date="2026-09-29T10:16:00Z">
        <w:r>
          <w:t>ТР ТС 004/2011</w:t>
        </w:r>
      </w:ins>
    </w:p>
    <w:p w14:paraId="31CF00A8" w14:textId="1A7563C9" w:rsidR="001139E0" w:rsidRDefault="0052414D" w:rsidP="009C5B08">
      <w:pPr>
        <w:pStyle w:val="a3"/>
        <w:rPr>
          <w:ins w:id="95" w:author="Vlado" w:date="2026-09-29T10:18:00Z"/>
        </w:rPr>
      </w:pPr>
      <w:ins w:id="96" w:author="Vlado" w:date="2026-09-29T10:16:00Z">
        <w:r>
          <w:t xml:space="preserve">Б) </w:t>
        </w:r>
      </w:ins>
      <w:ins w:id="97" w:author="Vlado" w:date="2026-09-29T10:17:00Z">
        <w:r>
          <w:t>первые три цифры – 460. Диапазон закреплен за Россией</w:t>
        </w:r>
      </w:ins>
    </w:p>
    <w:p w14:paraId="77423336" w14:textId="77777777" w:rsidR="001139E0" w:rsidRDefault="001139E0" w:rsidP="009C5B08">
      <w:pPr>
        <w:pStyle w:val="a3"/>
        <w:rPr>
          <w:ins w:id="98" w:author="Vlado" w:date="2026-09-29T10:19:00Z"/>
        </w:rPr>
      </w:pPr>
      <w:ins w:id="99" w:author="Vlado" w:date="2026-09-29T10:18:00Z">
        <w:r>
          <w:t>В) Проверка контрольных цифр</w:t>
        </w:r>
        <w:r>
          <w:br/>
          <w:t>6+1+3+5+7+9 = 31</w:t>
        </w:r>
      </w:ins>
    </w:p>
    <w:p w14:paraId="3E5930BB" w14:textId="77777777" w:rsidR="001139E0" w:rsidRDefault="001139E0" w:rsidP="009C5B08">
      <w:pPr>
        <w:pStyle w:val="a3"/>
        <w:rPr>
          <w:ins w:id="100" w:author="Vlado" w:date="2026-09-29T10:19:00Z"/>
        </w:rPr>
      </w:pPr>
      <w:ins w:id="101" w:author="Vlado" w:date="2026-09-29T10:19:00Z">
        <w:r>
          <w:t>31*3 = 93</w:t>
        </w:r>
      </w:ins>
    </w:p>
    <w:p w14:paraId="3B966DD6" w14:textId="77777777" w:rsidR="001139E0" w:rsidRDefault="001139E0" w:rsidP="009C5B08">
      <w:pPr>
        <w:pStyle w:val="a3"/>
        <w:rPr>
          <w:ins w:id="102" w:author="Vlado" w:date="2026-09-29T10:19:00Z"/>
        </w:rPr>
      </w:pPr>
      <w:ins w:id="103" w:author="Vlado" w:date="2026-09-29T10:19:00Z">
        <w:r>
          <w:t>4+0+2+4+6+8 = 24</w:t>
        </w:r>
      </w:ins>
    </w:p>
    <w:p w14:paraId="335FEBF3" w14:textId="77777777" w:rsidR="001139E0" w:rsidRDefault="001139E0" w:rsidP="009C5B08">
      <w:pPr>
        <w:pStyle w:val="a3"/>
        <w:rPr>
          <w:ins w:id="104" w:author="Vlado" w:date="2026-09-29T10:20:00Z"/>
        </w:rPr>
      </w:pPr>
      <w:ins w:id="105" w:author="Vlado" w:date="2026-09-29T10:19:00Z">
        <w:r>
          <w:t>93+24 = 117</w:t>
        </w:r>
      </w:ins>
    </w:p>
    <w:p w14:paraId="6B6B28A6" w14:textId="77777777" w:rsidR="001139E0" w:rsidRDefault="001139E0" w:rsidP="009C5B08">
      <w:pPr>
        <w:pStyle w:val="a3"/>
        <w:rPr>
          <w:ins w:id="106" w:author="Vlado" w:date="2026-09-29T10:21:00Z"/>
        </w:rPr>
      </w:pPr>
      <w:ins w:id="107" w:author="Vlado" w:date="2026-09-29T10:20:00Z">
        <w:r>
          <w:t>Ближайшое кратное 10 сверху: 120</w:t>
        </w:r>
        <w:r>
          <w:br/>
          <w:t>120 – 117 = 3</w:t>
        </w:r>
        <w:r>
          <w:br/>
        </w:r>
        <w:r>
          <w:br/>
          <w:t>3 не равно 0 , в штрихкоде ошибка</w:t>
        </w:r>
      </w:ins>
      <w:r w:rsidR="009C5B08">
        <w:br/>
        <w:t>---</w:t>
      </w:r>
      <w:r w:rsidR="009C5B08">
        <w:br/>
      </w:r>
      <w:r w:rsidR="009C5B08">
        <w:br/>
        <w:t>Задание В4 . Документы по ГОСТ 19</w:t>
      </w:r>
      <w:r w:rsidR="009C5B08">
        <w:br/>
      </w:r>
      <w:r w:rsidR="009C5B08">
        <w:br/>
        <w:t>Вам нужно разработать мобильное приложение «Трекер привычек».</w:t>
      </w:r>
      <w:r w:rsidR="009C5B08">
        <w:br/>
      </w:r>
      <w:r w:rsidR="009C5B08">
        <w:br/>
        <w:t>а) Составьте шаблон ТЗ по ГОСТ 19.201-78 — перечислите 7 разделов (только названия).</w:t>
      </w:r>
      <w:r w:rsidR="009C5B08">
        <w:br/>
        <w:t>б) Какие документы проектной стадии по ГОСТ 19 вы подготовите? Назовите не менее 3.</w:t>
      </w:r>
      <w:r w:rsidR="009C5B08">
        <w:br/>
        <w:t>в) Чем отличается «Руководство системного программиста» от «Руководства оператора»? Кому адресован каждый документ?</w:t>
      </w:r>
    </w:p>
    <w:p w14:paraId="59E5C094" w14:textId="77777777" w:rsidR="001139E0" w:rsidRDefault="001139E0" w:rsidP="009C5B08">
      <w:pPr>
        <w:pStyle w:val="a3"/>
        <w:rPr>
          <w:ins w:id="108" w:author="Vlado" w:date="2026-09-29T10:21:00Z"/>
        </w:rPr>
      </w:pPr>
      <w:ins w:id="109" w:author="Vlado" w:date="2026-09-29T10:21:00Z">
        <w:r>
          <w:t xml:space="preserve">А) </w:t>
        </w:r>
      </w:ins>
    </w:p>
    <w:p w14:paraId="24C04F0A" w14:textId="77777777" w:rsidR="001139E0" w:rsidRDefault="001139E0" w:rsidP="009C5B08">
      <w:pPr>
        <w:pStyle w:val="a3"/>
        <w:rPr>
          <w:ins w:id="110" w:author="Vlado" w:date="2026-09-29T10:21:00Z"/>
        </w:rPr>
      </w:pPr>
      <w:ins w:id="111" w:author="Vlado" w:date="2026-09-29T10:21:00Z">
        <w:r>
          <w:t>1)Введение</w:t>
        </w:r>
      </w:ins>
    </w:p>
    <w:p w14:paraId="12587370" w14:textId="77777777" w:rsidR="001139E0" w:rsidRDefault="001139E0" w:rsidP="009C5B08">
      <w:pPr>
        <w:pStyle w:val="a3"/>
        <w:rPr>
          <w:ins w:id="112" w:author="Vlado" w:date="2026-09-29T10:21:00Z"/>
        </w:rPr>
      </w:pPr>
      <w:ins w:id="113" w:author="Vlado" w:date="2026-09-29T10:21:00Z">
        <w:r>
          <w:t>2)Основания для разработки</w:t>
        </w:r>
      </w:ins>
    </w:p>
    <w:p w14:paraId="6385A567" w14:textId="77777777" w:rsidR="001139E0" w:rsidRDefault="001139E0" w:rsidP="009C5B08">
      <w:pPr>
        <w:pStyle w:val="a3"/>
        <w:rPr>
          <w:ins w:id="114" w:author="Vlado" w:date="2026-09-29T10:21:00Z"/>
        </w:rPr>
      </w:pPr>
      <w:ins w:id="115" w:author="Vlado" w:date="2026-09-29T10:21:00Z">
        <w:r>
          <w:t>3)назначение разработки</w:t>
        </w:r>
      </w:ins>
    </w:p>
    <w:p w14:paraId="5C89788F" w14:textId="192AFBBA" w:rsidR="001139E0" w:rsidRDefault="001139E0" w:rsidP="009C5B08">
      <w:pPr>
        <w:pStyle w:val="a3"/>
        <w:rPr>
          <w:ins w:id="116" w:author="Vlado" w:date="2026-09-29T10:22:00Z"/>
        </w:rPr>
      </w:pPr>
      <w:ins w:id="117" w:author="Vlado" w:date="2026-09-29T10:21:00Z">
        <w:r>
          <w:t>4)Требования к прог</w:t>
        </w:r>
      </w:ins>
      <w:ins w:id="118" w:author="Vlado" w:date="2026-09-29T10:30:00Z">
        <w:r w:rsidR="00F677AF">
          <w:t>р</w:t>
        </w:r>
      </w:ins>
      <w:ins w:id="119" w:author="Vlado" w:date="2026-09-29T10:21:00Z">
        <w:r>
          <w:t>а</w:t>
        </w:r>
      </w:ins>
      <w:ins w:id="120" w:author="Vlado" w:date="2026-09-29T10:22:00Z">
        <w:r>
          <w:t>мме или программному изделию</w:t>
        </w:r>
      </w:ins>
    </w:p>
    <w:p w14:paraId="5F5DE347" w14:textId="77777777" w:rsidR="001139E0" w:rsidRDefault="001139E0" w:rsidP="009C5B08">
      <w:pPr>
        <w:pStyle w:val="a3"/>
        <w:rPr>
          <w:ins w:id="121" w:author="Vlado" w:date="2026-09-29T10:22:00Z"/>
        </w:rPr>
      </w:pPr>
      <w:ins w:id="122" w:author="Vlado" w:date="2026-09-29T10:22:00Z">
        <w:r>
          <w:t>5)Требования к программной документации</w:t>
        </w:r>
      </w:ins>
    </w:p>
    <w:p w14:paraId="164DCB2F" w14:textId="77777777" w:rsidR="001139E0" w:rsidRDefault="001139E0" w:rsidP="009C5B08">
      <w:pPr>
        <w:pStyle w:val="a3"/>
        <w:rPr>
          <w:ins w:id="123" w:author="Vlado" w:date="2026-09-29T10:22:00Z"/>
        </w:rPr>
      </w:pPr>
      <w:ins w:id="124" w:author="Vlado" w:date="2026-09-29T10:22:00Z">
        <w:r>
          <w:t>6)Технико-экономические показатели</w:t>
        </w:r>
      </w:ins>
    </w:p>
    <w:p w14:paraId="1C527B67" w14:textId="77777777" w:rsidR="001139E0" w:rsidRDefault="001139E0" w:rsidP="009C5B08">
      <w:pPr>
        <w:pStyle w:val="a3"/>
        <w:rPr>
          <w:ins w:id="125" w:author="Vlado" w:date="2026-09-29T10:23:00Z"/>
        </w:rPr>
      </w:pPr>
      <w:ins w:id="126" w:author="Vlado" w:date="2026-09-29T10:22:00Z">
        <w:r>
          <w:t>7)Стадии этапы разработки</w:t>
        </w:r>
      </w:ins>
    </w:p>
    <w:p w14:paraId="7D530B9D" w14:textId="71A7FD55" w:rsidR="001139E0" w:rsidRDefault="001139E0" w:rsidP="009C5B08">
      <w:pPr>
        <w:pStyle w:val="a3"/>
        <w:rPr>
          <w:ins w:id="127" w:author="Vlado" w:date="2026-09-29T10:23:00Z"/>
        </w:rPr>
      </w:pPr>
      <w:ins w:id="128" w:author="Vlado" w:date="2026-09-29T10:23:00Z">
        <w:r>
          <w:t>8)Порядок контроля и приемки</w:t>
        </w:r>
      </w:ins>
    </w:p>
    <w:p w14:paraId="54AE9958" w14:textId="77777777" w:rsidR="001139E0" w:rsidRDefault="001139E0" w:rsidP="009C5B08">
      <w:pPr>
        <w:pStyle w:val="a3"/>
        <w:rPr>
          <w:ins w:id="129" w:author="Vlado" w:date="2026-09-29T10:23:00Z"/>
        </w:rPr>
      </w:pPr>
    </w:p>
    <w:p w14:paraId="6959A450" w14:textId="77777777" w:rsidR="001139E0" w:rsidRDefault="001139E0" w:rsidP="009C5B08">
      <w:pPr>
        <w:pStyle w:val="a3"/>
        <w:rPr>
          <w:ins w:id="130" w:author="Vlado" w:date="2026-09-29T10:23:00Z"/>
        </w:rPr>
      </w:pPr>
      <w:ins w:id="131" w:author="Vlado" w:date="2026-09-29T10:23:00Z">
        <w:r>
          <w:t>Б)</w:t>
        </w:r>
      </w:ins>
    </w:p>
    <w:p w14:paraId="195A82E5" w14:textId="77777777" w:rsidR="001139E0" w:rsidRDefault="001139E0" w:rsidP="009C5B08">
      <w:pPr>
        <w:pStyle w:val="a3"/>
        <w:rPr>
          <w:ins w:id="132" w:author="Vlado" w:date="2026-09-29T10:23:00Z"/>
        </w:rPr>
      </w:pPr>
      <w:ins w:id="133" w:author="Vlado" w:date="2026-09-29T10:23:00Z">
        <w:r>
          <w:t>1)Техническое задание (ГОСТ 19.201-78)</w:t>
        </w:r>
      </w:ins>
    </w:p>
    <w:p w14:paraId="1C004CF2" w14:textId="77777777" w:rsidR="001139E0" w:rsidRDefault="001139E0" w:rsidP="009C5B08">
      <w:pPr>
        <w:pStyle w:val="a3"/>
        <w:rPr>
          <w:ins w:id="134" w:author="Vlado" w:date="2026-09-29T10:24:00Z"/>
        </w:rPr>
      </w:pPr>
      <w:ins w:id="135" w:author="Vlado" w:date="2026-09-29T10:24:00Z">
        <w:r>
          <w:t>2)Пояснительная записка (ГОСТ 19.404-79)</w:t>
        </w:r>
      </w:ins>
    </w:p>
    <w:p w14:paraId="74654CF9" w14:textId="77777777" w:rsidR="001139E0" w:rsidRDefault="001139E0" w:rsidP="009C5B08">
      <w:pPr>
        <w:pStyle w:val="a3"/>
        <w:rPr>
          <w:ins w:id="136" w:author="Vlado" w:date="2026-09-29T10:24:00Z"/>
        </w:rPr>
      </w:pPr>
      <w:ins w:id="137" w:author="Vlado" w:date="2026-09-29T10:24:00Z">
        <w:r>
          <w:t>3)Ведомость эскизного проекта (ГОСТ 19.202-78)</w:t>
        </w:r>
      </w:ins>
    </w:p>
    <w:p w14:paraId="707D704A" w14:textId="77777777" w:rsidR="001139E0" w:rsidRDefault="001139E0" w:rsidP="009C5B08">
      <w:pPr>
        <w:pStyle w:val="a3"/>
        <w:rPr>
          <w:ins w:id="138" w:author="Vlado" w:date="2026-09-29T10:25:00Z"/>
        </w:rPr>
      </w:pPr>
      <w:ins w:id="139" w:author="Vlado" w:date="2026-09-29T10:24:00Z">
        <w:r>
          <w:t>4)Спецификация (ГОСТ 19.202-78)</w:t>
        </w:r>
      </w:ins>
    </w:p>
    <w:p w14:paraId="04B22561" w14:textId="77777777" w:rsidR="001139E0" w:rsidRDefault="001139E0" w:rsidP="009C5B08">
      <w:pPr>
        <w:pStyle w:val="a3"/>
        <w:rPr>
          <w:ins w:id="140" w:author="Vlado" w:date="2026-09-29T10:25:00Z"/>
        </w:rPr>
      </w:pPr>
    </w:p>
    <w:p w14:paraId="087674F8" w14:textId="39AF8CF1" w:rsidR="00F677AF" w:rsidRDefault="001139E0" w:rsidP="009C5B08">
      <w:pPr>
        <w:pStyle w:val="a3"/>
        <w:rPr>
          <w:ins w:id="141" w:author="Vlado" w:date="2026-09-29T10:28:00Z"/>
        </w:rPr>
      </w:pPr>
      <w:ins w:id="142" w:author="Vlado" w:date="2026-09-29T10:25:00Z">
        <w:r>
          <w:t>В)</w:t>
        </w:r>
      </w:ins>
      <w:ins w:id="143" w:author="Vlado" w:date="2026-09-29T10:23:00Z">
        <w:r>
          <w:t xml:space="preserve"> </w:t>
        </w:r>
      </w:ins>
      <w:ins w:id="144" w:author="Vlado" w:date="2026-09-29T10:27:00Z">
        <w:r>
          <w:t>Руководство системного программиста адресовано к системному программисту,</w:t>
        </w:r>
      </w:ins>
      <w:ins w:id="145" w:author="Vlado" w:date="2026-09-29T10:28:00Z">
        <w:r w:rsidR="00F677AF">
          <w:t xml:space="preserve"> который следит за контролем качества. Руководство содержит</w:t>
        </w:r>
      </w:ins>
      <w:ins w:id="146" w:author="Vlado" w:date="2026-09-29T10:29:00Z">
        <w:r w:rsidR="00F677AF">
          <w:t>: настройку, проверку</w:t>
        </w:r>
      </w:ins>
      <w:ins w:id="147" w:author="Vlado" w:date="2026-09-29T10:30:00Z">
        <w:r w:rsidR="00F677AF">
          <w:t>.</w:t>
        </w:r>
      </w:ins>
      <w:ins w:id="148" w:author="Vlado" w:date="2026-09-29T10:29:00Z">
        <w:r w:rsidR="00F677AF">
          <w:t xml:space="preserve"> </w:t>
        </w:r>
      </w:ins>
    </w:p>
    <w:p w14:paraId="7DC68611" w14:textId="1EBECF7F" w:rsidR="00F677AF" w:rsidRDefault="00F677AF" w:rsidP="009C5B08">
      <w:pPr>
        <w:pStyle w:val="a3"/>
        <w:rPr>
          <w:ins w:id="149" w:author="Vlado" w:date="2026-09-29T10:28:00Z"/>
        </w:rPr>
      </w:pPr>
      <w:ins w:id="150" w:author="Vlado" w:date="2026-09-29T10:28:00Z">
        <w:r>
          <w:t>Руководство оператора адресовано конечному пользователю</w:t>
        </w:r>
      </w:ins>
      <w:ins w:id="151" w:author="Vlado" w:date="2026-09-29T10:29:00Z">
        <w:r>
          <w:t xml:space="preserve">. Руководство содержит: какие действия совершать при </w:t>
        </w:r>
      </w:ins>
      <w:ins w:id="152" w:author="Vlado" w:date="2026-09-29T10:30:00Z">
        <w:r>
          <w:t>эксплуатации и действия при сбоях.</w:t>
        </w:r>
      </w:ins>
    </w:p>
    <w:p w14:paraId="0A732BB2" w14:textId="77777777" w:rsidR="00F677AF" w:rsidRDefault="00F677AF" w:rsidP="009C5B08">
      <w:pPr>
        <w:pStyle w:val="a3"/>
        <w:rPr>
          <w:ins w:id="153" w:author="Vlado" w:date="2026-09-29T10:28:00Z"/>
        </w:rPr>
      </w:pPr>
    </w:p>
    <w:p w14:paraId="18E1CF8E" w14:textId="44123B21" w:rsidR="009C5B08" w:rsidRDefault="009C5B08" w:rsidP="009C5B08">
      <w:pPr>
        <w:pStyle w:val="a3"/>
      </w:pPr>
      <w:r>
        <w:br/>
      </w:r>
      <w:r>
        <w:br/>
      </w:r>
    </w:p>
    <w:p w14:paraId="7A0F652A" w14:textId="77777777" w:rsidR="000A201F" w:rsidRDefault="000A201F"/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lado">
    <w15:presenceInfo w15:providerId="None" w15:userId="Vla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ocumentProtection w:edit="trackedChange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14CD9"/>
    <w:rsid w:val="000A201F"/>
    <w:rsid w:val="001139E0"/>
    <w:rsid w:val="003F1D9C"/>
    <w:rsid w:val="0050148B"/>
    <w:rsid w:val="0052414D"/>
    <w:rsid w:val="00553925"/>
    <w:rsid w:val="009C5B08"/>
    <w:rsid w:val="009E6E5E"/>
    <w:rsid w:val="00A85D1A"/>
    <w:rsid w:val="00D924AA"/>
    <w:rsid w:val="00F6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  <w:style w:type="table" w:styleId="a7">
    <w:name w:val="Table Grid"/>
    <w:basedOn w:val="a1"/>
    <w:uiPriority w:val="39"/>
    <w:rsid w:val="003F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microsoft.com/office/2011/relationships/people" Target="people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Влад Атрошенко</cp:lastModifiedBy>
  <cp:revision>2</cp:revision>
  <dcterms:created xsi:type="dcterms:W3CDTF">2026-09-29T07:36:00Z</dcterms:created>
  <dcterms:modified xsi:type="dcterms:W3CDTF">2026-09-29T07:36:00Z</dcterms:modified>
</cp:coreProperties>
</file>